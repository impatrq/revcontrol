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720"/>
        <w:jc w:val="left"/>
        <w:rPr/>
      </w:pPr>
      <w:bookmarkStart w:colFirst="0" w:colLast="0" w:name="_83getiovk20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firstLine="720"/>
        <w:jc w:val="left"/>
        <w:rPr/>
      </w:pPr>
      <w:bookmarkStart w:colFirst="0" w:colLast="0" w:name="_3zmf4rgmgdse" w:id="1"/>
      <w:bookmarkEnd w:id="1"/>
      <w:r w:rsidDel="00000000" w:rsidR="00000000" w:rsidRPr="00000000">
        <w:rPr>
          <w:rtl w:val="0"/>
        </w:rPr>
        <w:t xml:space="preserve">Reunión diaria #20 - 28/06/2024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71roo2449rv" w:id="2"/>
      <w:bookmarkEnd w:id="2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  <w:rPrChange w:author="santiagomartin flores" w:id="0" w:date="2024-06-28T16:39:00Z">
            <w:rPr>
              <w:u w:val="none"/>
            </w:rPr>
          </w:rPrChange>
        </w:rPr>
        <w:pPrChange w:author="santiagomartin flores" w:id="0" w:date="2024-06-28T16:39:00Z">
          <w:pPr>
            <w:numPr>
              <w:ilvl w:val="0"/>
              <w:numId w:val="1"/>
            </w:numPr>
            <w:ind w:left="720" w:hanging="360"/>
          </w:pPr>
        </w:pPrChange>
      </w:pPr>
      <w:r w:rsidDel="00000000" w:rsidR="00000000" w:rsidRPr="00000000">
        <w:rPr>
          <w:rtl w:val="0"/>
        </w:rPr>
        <w:t xml:space="preserve">FLORES, Santiago Martin ,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  <w:rPrChange w:author="santiagomartin flores" w:id="1" w:date="2024-06-28T16:38:58Z">
            <w:rPr>
              <w:u w:val="none"/>
            </w:rPr>
          </w:rPrChange>
        </w:rPr>
        <w:pPrChange w:author="santiagomartin flores" w:id="0" w:date="2024-06-28T16:38:58Z">
          <w:pPr>
            <w:numPr>
              <w:ilvl w:val="0"/>
              <w:numId w:val="1"/>
            </w:numPr>
            <w:ind w:left="720" w:hanging="360"/>
          </w:pPr>
        </w:pPrChange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  <w:rPrChange w:author="Leonardo He" w:id="2" w:date="2024-06-28T16:43:23Z">
            <w:rPr>
              <w:u w:val="none"/>
            </w:rPr>
          </w:rPrChange>
        </w:rPr>
        <w:pPrChange w:author="Leonardo He" w:id="0" w:date="2024-06-28T16:43:23Z">
          <w:pPr>
            <w:numPr>
              <w:ilvl w:val="0"/>
              <w:numId w:val="1"/>
            </w:numPr>
            <w:ind w:left="720" w:hanging="360"/>
          </w:pPr>
        </w:pPrChange>
      </w:pPr>
      <w:r w:rsidDel="00000000" w:rsidR="00000000" w:rsidRPr="00000000">
        <w:rPr>
          <w:rtl w:val="0"/>
        </w:rPr>
        <w:t xml:space="preserve">HE, Leonardo Yu xing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s33p57rujo5s" w:id="3"/>
      <w:bookmarkEnd w:id="3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>
          <w:u w:val="single"/>
        </w:rPr>
      </w:pPr>
      <w:bookmarkStart w:colFirst="0" w:colLast="0" w:name="_mgimjtqdcd7d" w:id="4"/>
      <w:bookmarkEnd w:id="4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 Lautaro : investigación sobre el desarrollo </w:t>
      </w:r>
      <w:ins w:author="lautaronahuel alfaro" w:id="3" w:date="2024-06-28T17:24:34Z">
        <w:r w:rsidDel="00000000" w:rsidR="00000000" w:rsidRPr="00000000">
          <w:rPr>
            <w:rtl w:val="0"/>
          </w:rPr>
          <w:t xml:space="preserve">del programa </w:t>
        </w:r>
      </w:ins>
      <w:del w:author="lautaronahuel alfaro" w:id="3" w:date="2024-06-28T17:24:34Z">
        <w:r w:rsidDel="00000000" w:rsidR="00000000" w:rsidRPr="00000000">
          <w:rPr>
            <w:rtl w:val="0"/>
          </w:rPr>
          <w:delText xml:space="preserve">de la app.</w:delText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 Marcos: Diseñar PCB.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 Santiago Martin: seguir con la aplicación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 Juan: Redes sociales y página web.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 Gonzalo: seguimos con la app.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Leonardo: Diseñar PCB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 Tadeo Ezequiel: Programar los cálculos de presión y RPM.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Style w:val="Heading1"/>
        <w:pageBreakBefore w:val="0"/>
        <w:rPr>
          <w:u w:val="single"/>
        </w:rPr>
      </w:pPr>
      <w:bookmarkStart w:colFirst="0" w:colLast="0" w:name="_a11fqy7g8onx" w:id="5"/>
      <w:bookmarkEnd w:id="5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